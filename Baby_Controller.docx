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A96A3" w14:textId="34DEEB98" w:rsidR="008512DF" w:rsidRDefault="008512DF">
      <w:pPr>
        <w:rPr>
          <w:ins w:id="4" w:author="Aymée Bonvarlet" w:date="2021-10-28T10:21:00Z"/>
        </w:rPr>
      </w:pPr>
      <w:ins w:id="5" w:author="Aymée Bonvarlet" w:date="2021-10-28T10:26:00Z">
        <w:r>
          <w:rPr>
            <w:noProof/>
          </w:rPr>
          <w:drawing>
            <wp:anchor distT="0" distB="0" distL="114300" distR="114300" simplePos="0" relativeHeight="251658240" behindDoc="0" locked="0" layoutInCell="1" allowOverlap="1" wp14:anchorId="29C97118" wp14:editId="6700EFB9">
              <wp:simplePos x="0" y="0"/>
              <wp:positionH relativeFrom="margin">
                <wp:align>right</wp:align>
              </wp:positionH>
              <wp:positionV relativeFrom="paragraph">
                <wp:posOffset>-902</wp:posOffset>
              </wp:positionV>
              <wp:extent cx="1044575" cy="829310"/>
              <wp:effectExtent l="0" t="0" r="3175" b="8890"/>
              <wp:wrapNone/>
              <wp:docPr id="1" name="Imag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44575" cy="8293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</w:p>
    <w:p w14:paraId="17395DAF" w14:textId="0ECBBF92" w:rsidR="008512DF" w:rsidRDefault="008512DF">
      <w:pPr>
        <w:rPr>
          <w:ins w:id="6" w:author="Aymée Bonvarlet" w:date="2021-10-28T10:21:00Z"/>
        </w:rPr>
      </w:pPr>
    </w:p>
    <w:p w14:paraId="3980F1F9" w14:textId="22CF9E32" w:rsidR="008512DF" w:rsidRDefault="008512DF">
      <w:pPr>
        <w:rPr>
          <w:ins w:id="7" w:author="Aymée Bonvarlet" w:date="2021-10-28T10:21:00Z"/>
        </w:rPr>
      </w:pPr>
    </w:p>
    <w:p w14:paraId="11F4BB9C" w14:textId="74CE022C" w:rsidR="008512DF" w:rsidRDefault="008512DF">
      <w:pPr>
        <w:rPr>
          <w:ins w:id="8" w:author="Aymée Bonvarlet" w:date="2021-10-28T10:21:00Z"/>
        </w:rPr>
      </w:pPr>
    </w:p>
    <w:p w14:paraId="1E363C29" w14:textId="21AEB335" w:rsidR="008512DF" w:rsidRDefault="008512DF">
      <w:pPr>
        <w:rPr>
          <w:ins w:id="9" w:author="Aymée Bonvarlet" w:date="2021-10-28T10:21:00Z"/>
        </w:rPr>
      </w:pPr>
    </w:p>
    <w:p w14:paraId="461DC894" w14:textId="7FA4A4D0" w:rsidR="008512DF" w:rsidRDefault="008512DF">
      <w:pPr>
        <w:rPr>
          <w:ins w:id="10" w:author="Aymée Bonvarlet" w:date="2021-10-28T10:21:00Z"/>
        </w:rPr>
      </w:pPr>
    </w:p>
    <w:p w14:paraId="6A53B19A" w14:textId="27D14C78" w:rsidR="008512DF" w:rsidRDefault="008512DF">
      <w:pPr>
        <w:rPr>
          <w:ins w:id="11" w:author="Aymée Bonvarlet" w:date="2021-10-28T10:21:00Z"/>
        </w:rPr>
      </w:pPr>
    </w:p>
    <w:p w14:paraId="236F642C" w14:textId="0362B7E4" w:rsidR="008512DF" w:rsidRDefault="008512DF">
      <w:pPr>
        <w:rPr>
          <w:ins w:id="12" w:author="Aymée Bonvarlet" w:date="2021-10-28T10:21:00Z"/>
        </w:rPr>
      </w:pPr>
    </w:p>
    <w:p w14:paraId="7D355960" w14:textId="02B2B6E2" w:rsidR="008512DF" w:rsidRDefault="008512DF">
      <w:pPr>
        <w:rPr>
          <w:ins w:id="13" w:author="Aymée Bonvarlet" w:date="2021-10-28T10:21:00Z"/>
        </w:rPr>
      </w:pPr>
    </w:p>
    <w:p w14:paraId="3688A87B" w14:textId="77777777" w:rsidR="006F7BEF" w:rsidRDefault="006F7BEF" w:rsidP="008512DF">
      <w:pPr>
        <w:pStyle w:val="Titre"/>
        <w:rPr>
          <w:ins w:id="14" w:author="Aymée Bonvarlet" w:date="2021-10-28T11:55:00Z"/>
        </w:rPr>
      </w:pPr>
    </w:p>
    <w:p w14:paraId="1D1EAB16" w14:textId="203F46B7" w:rsidR="008512DF" w:rsidRDefault="008512DF" w:rsidP="008512DF">
      <w:pPr>
        <w:pStyle w:val="Titre"/>
        <w:rPr>
          <w:ins w:id="15" w:author="Aymée Bonvarlet" w:date="2021-10-28T10:23:00Z"/>
        </w:rPr>
      </w:pPr>
      <w:ins w:id="16" w:author="Aymée Bonvarlet" w:date="2021-10-28T10:21:00Z">
        <w:r>
          <w:t>Baby Controller</w:t>
        </w:r>
      </w:ins>
    </w:p>
    <w:p w14:paraId="6F306D39" w14:textId="2FDB28F8" w:rsidR="008512DF" w:rsidRDefault="008512DF" w:rsidP="008512DF">
      <w:pPr>
        <w:rPr>
          <w:ins w:id="17" w:author="Aymée Bonvarlet" w:date="2021-10-28T10:23:00Z"/>
        </w:rPr>
      </w:pPr>
    </w:p>
    <w:p w14:paraId="05BF7AB4" w14:textId="1DD2FF3E" w:rsidR="008512DF" w:rsidRDefault="008512DF" w:rsidP="008512DF">
      <w:pPr>
        <w:rPr>
          <w:ins w:id="18" w:author="Aymée Bonvarlet" w:date="2021-10-28T10:23:00Z"/>
        </w:rPr>
      </w:pPr>
    </w:p>
    <w:p w14:paraId="4296BBAC" w14:textId="2BAAA0A2" w:rsidR="008512DF" w:rsidRDefault="008512DF" w:rsidP="008512DF">
      <w:pPr>
        <w:rPr>
          <w:ins w:id="19" w:author="Aymée Bonvarlet" w:date="2021-10-28T10:23:00Z"/>
        </w:rPr>
      </w:pPr>
    </w:p>
    <w:p w14:paraId="4BE136F3" w14:textId="1A05E8CA" w:rsidR="008512DF" w:rsidRDefault="008512DF" w:rsidP="008512DF">
      <w:pPr>
        <w:rPr>
          <w:ins w:id="20" w:author="Aymée Bonvarlet" w:date="2021-10-28T10:23:00Z"/>
        </w:rPr>
      </w:pPr>
    </w:p>
    <w:p w14:paraId="6FC03F0F" w14:textId="3D400CB3" w:rsidR="008512DF" w:rsidRDefault="008512DF" w:rsidP="008512DF">
      <w:pPr>
        <w:rPr>
          <w:ins w:id="21" w:author="Aymée Bonvarlet" w:date="2021-10-28T10:23:00Z"/>
        </w:rPr>
      </w:pPr>
    </w:p>
    <w:p w14:paraId="5D33F861" w14:textId="2DCC9AC6" w:rsidR="008512DF" w:rsidRDefault="008512DF" w:rsidP="008512DF">
      <w:pPr>
        <w:rPr>
          <w:ins w:id="22" w:author="Aymée Bonvarlet" w:date="2021-10-28T10:23:00Z"/>
        </w:rPr>
      </w:pPr>
    </w:p>
    <w:p w14:paraId="1D5A693C" w14:textId="3083EB54" w:rsidR="008512DF" w:rsidRDefault="008512DF" w:rsidP="008512DF">
      <w:pPr>
        <w:rPr>
          <w:ins w:id="23" w:author="Aymée Bonvarlet" w:date="2021-10-28T10:23:00Z"/>
        </w:rPr>
      </w:pPr>
    </w:p>
    <w:p w14:paraId="4FE7C8C3" w14:textId="0A0DB31D" w:rsidR="008512DF" w:rsidRDefault="008512DF" w:rsidP="008512DF">
      <w:pPr>
        <w:rPr>
          <w:ins w:id="24" w:author="Aymée Bonvarlet" w:date="2021-10-28T10:23:00Z"/>
        </w:rPr>
      </w:pPr>
    </w:p>
    <w:p w14:paraId="4A9D23F2" w14:textId="0978CE8A" w:rsidR="008512DF" w:rsidRDefault="008512DF" w:rsidP="008512DF">
      <w:pPr>
        <w:rPr>
          <w:ins w:id="25" w:author="Aymée Bonvarlet" w:date="2021-10-28T10:23:00Z"/>
        </w:rPr>
      </w:pPr>
    </w:p>
    <w:p w14:paraId="7A982C84" w14:textId="3AF0C07C" w:rsidR="008512DF" w:rsidRDefault="008512DF" w:rsidP="008512DF">
      <w:pPr>
        <w:rPr>
          <w:ins w:id="26" w:author="Aymée Bonvarlet" w:date="2021-10-28T10:23:00Z"/>
        </w:rPr>
      </w:pPr>
    </w:p>
    <w:p w14:paraId="41152AB1" w14:textId="64139361" w:rsidR="008512DF" w:rsidRDefault="008512DF" w:rsidP="008512DF">
      <w:pPr>
        <w:rPr>
          <w:ins w:id="27" w:author="Aymée Bonvarlet" w:date="2021-10-28T10:23:00Z"/>
        </w:rPr>
      </w:pPr>
    </w:p>
    <w:p w14:paraId="5E09CA3A" w14:textId="389FF2AE" w:rsidR="008512DF" w:rsidRDefault="008512DF" w:rsidP="008512DF">
      <w:pPr>
        <w:rPr>
          <w:ins w:id="28" w:author="Aymée Bonvarlet" w:date="2021-10-28T10:23:00Z"/>
        </w:rPr>
      </w:pPr>
    </w:p>
    <w:p w14:paraId="3F33A612" w14:textId="77777777" w:rsidR="008512DF" w:rsidRDefault="008512DF" w:rsidP="008512DF">
      <w:pPr>
        <w:rPr>
          <w:ins w:id="29" w:author="Aymée Bonvarlet" w:date="2021-10-28T10:23:00Z"/>
        </w:rPr>
      </w:pPr>
    </w:p>
    <w:p w14:paraId="106203EB" w14:textId="1B3CFF14" w:rsidR="008512DF" w:rsidRDefault="008512DF" w:rsidP="008512DF">
      <w:pPr>
        <w:rPr>
          <w:ins w:id="30" w:author="Aymée Bonvarlet" w:date="2021-10-28T10:23:00Z"/>
        </w:rPr>
      </w:pPr>
    </w:p>
    <w:p w14:paraId="0E12584B" w14:textId="5BA5FEBF" w:rsidR="008512DF" w:rsidRDefault="008512DF" w:rsidP="008512DF">
      <w:pPr>
        <w:rPr>
          <w:ins w:id="31" w:author="Aymée Bonvarlet" w:date="2021-10-28T10:24:00Z"/>
        </w:rPr>
      </w:pPr>
    </w:p>
    <w:p w14:paraId="3FA33556" w14:textId="12A3E9DC" w:rsidR="008512DF" w:rsidRDefault="008512DF" w:rsidP="008512DF">
      <w:pPr>
        <w:jc w:val="right"/>
        <w:rPr>
          <w:ins w:id="32" w:author="Aymée Bonvarlet" w:date="2021-10-28T10:23:00Z"/>
        </w:rPr>
        <w:pPrChange w:id="33" w:author="Aymée Bonvarlet" w:date="2021-10-28T10:29:00Z">
          <w:pPr/>
        </w:pPrChange>
      </w:pPr>
      <w:ins w:id="34" w:author="Aymée Bonvarlet" w:date="2021-10-28T10:23:00Z">
        <w:r>
          <w:t>Adrien PRIOU</w:t>
        </w:r>
      </w:ins>
      <w:ins w:id="35" w:author="Aymée Bonvarlet" w:date="2021-10-28T10:29:00Z">
        <w:r>
          <w:br/>
          <w:t>Yorick MAPEH</w:t>
        </w:r>
      </w:ins>
      <w:ins w:id="36" w:author="Aymée Bonvarlet" w:date="2021-10-28T10:23:00Z">
        <w:r>
          <w:br/>
          <w:t xml:space="preserve">Aymée </w:t>
        </w:r>
      </w:ins>
      <w:ins w:id="37" w:author="Aymée Bonvarlet" w:date="2021-10-28T10:24:00Z">
        <w:r>
          <w:t>BONVARLET</w:t>
        </w:r>
      </w:ins>
    </w:p>
    <w:p w14:paraId="45EB3B3B" w14:textId="6C4C2AC3" w:rsidR="008512DF" w:rsidRDefault="008512DF" w:rsidP="008512DF">
      <w:pPr>
        <w:rPr>
          <w:ins w:id="38" w:author="Aymée Bonvarlet" w:date="2021-10-28T10:23:00Z"/>
        </w:rPr>
      </w:pPr>
    </w:p>
    <w:customXmlInsRangeStart w:id="39" w:author="Aymée Bonvarlet" w:date="2021-10-28T10:27:00Z"/>
    <w:sdt>
      <w:sdtPr>
        <w:id w:val="-17015408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sz w:val="22"/>
          <w:szCs w:val="22"/>
          <w:u w:val="none"/>
          <w:lang w:eastAsia="en-US"/>
        </w:rPr>
      </w:sdtEndPr>
      <w:sdtContent>
        <w:customXmlInsRangeEnd w:id="39"/>
        <w:p w14:paraId="4FE2A7A7" w14:textId="4AC04603" w:rsidR="008512DF" w:rsidRDefault="008512DF">
          <w:pPr>
            <w:pStyle w:val="En-ttedetabledesmatires"/>
            <w:rPr>
              <w:ins w:id="40" w:author="Aymée Bonvarlet" w:date="2021-10-28T10:27:00Z"/>
            </w:rPr>
          </w:pPr>
          <w:ins w:id="41" w:author="Aymée Bonvarlet" w:date="2021-10-28T10:27:00Z">
            <w:r>
              <w:t>Table des matières</w:t>
            </w:r>
          </w:ins>
        </w:p>
        <w:p w14:paraId="45469F37" w14:textId="7DE163D8" w:rsidR="008512DF" w:rsidRDefault="008512DF">
          <w:pPr>
            <w:rPr>
              <w:ins w:id="42" w:author="Aymée Bonvarlet" w:date="2021-10-28T10:27:00Z"/>
            </w:rPr>
          </w:pPr>
          <w:ins w:id="43" w:author="Aymée Bonvarlet" w:date="2021-10-28T10:27:00Z"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</w:ins>
          <w:r>
            <w:rPr>
              <w:b/>
              <w:bCs/>
              <w:noProof/>
            </w:rPr>
            <w:t>Aucune entrée de table des matières n'a été trouvée.</w:t>
          </w:r>
          <w:ins w:id="44" w:author="Aymée Bonvarlet" w:date="2021-10-28T10:27:00Z">
            <w:r>
              <w:rPr>
                <w:b/>
                <w:bCs/>
              </w:rPr>
              <w:fldChar w:fldCharType="end"/>
            </w:r>
          </w:ins>
        </w:p>
        <w:customXmlInsRangeStart w:id="45" w:author="Aymée Bonvarlet" w:date="2021-10-28T10:27:00Z"/>
      </w:sdtContent>
    </w:sdt>
    <w:customXmlInsRangeEnd w:id="45"/>
    <w:p w14:paraId="41115CFF" w14:textId="66E0A15C" w:rsidR="008512DF" w:rsidRDefault="008512DF" w:rsidP="008512DF">
      <w:pPr>
        <w:rPr>
          <w:ins w:id="46" w:author="Aymée Bonvarlet" w:date="2021-10-28T10:27:00Z"/>
        </w:rPr>
      </w:pPr>
    </w:p>
    <w:p w14:paraId="529B4068" w14:textId="66849BE5" w:rsidR="008512DF" w:rsidRDefault="008512DF" w:rsidP="008512DF">
      <w:pPr>
        <w:rPr>
          <w:ins w:id="47" w:author="Aymée Bonvarlet" w:date="2021-10-28T10:27:00Z"/>
        </w:rPr>
      </w:pPr>
    </w:p>
    <w:p w14:paraId="085D83B3" w14:textId="069225E6" w:rsidR="008512DF" w:rsidRDefault="008512DF" w:rsidP="008512DF">
      <w:pPr>
        <w:rPr>
          <w:ins w:id="48" w:author="Aymée Bonvarlet" w:date="2021-10-28T10:27:00Z"/>
        </w:rPr>
      </w:pPr>
    </w:p>
    <w:p w14:paraId="2FC4A10D" w14:textId="256347EA" w:rsidR="008512DF" w:rsidRDefault="008512DF" w:rsidP="008512DF">
      <w:pPr>
        <w:rPr>
          <w:ins w:id="49" w:author="Aymée Bonvarlet" w:date="2021-10-28T10:27:00Z"/>
        </w:rPr>
      </w:pPr>
    </w:p>
    <w:p w14:paraId="6CCAADD4" w14:textId="367B8558" w:rsidR="008512DF" w:rsidRDefault="008512DF" w:rsidP="008512DF">
      <w:pPr>
        <w:rPr>
          <w:ins w:id="50" w:author="Aymée Bonvarlet" w:date="2021-10-28T10:27:00Z"/>
        </w:rPr>
      </w:pPr>
    </w:p>
    <w:p w14:paraId="3BB74707" w14:textId="012CAB04" w:rsidR="008512DF" w:rsidRDefault="008512DF" w:rsidP="008512DF">
      <w:pPr>
        <w:rPr>
          <w:ins w:id="51" w:author="Aymée Bonvarlet" w:date="2021-10-28T10:27:00Z"/>
        </w:rPr>
      </w:pPr>
    </w:p>
    <w:p w14:paraId="29A97945" w14:textId="659E041D" w:rsidR="008512DF" w:rsidRDefault="008512DF" w:rsidP="008512DF">
      <w:pPr>
        <w:rPr>
          <w:ins w:id="52" w:author="Aymée Bonvarlet" w:date="2021-10-28T10:27:00Z"/>
        </w:rPr>
      </w:pPr>
    </w:p>
    <w:p w14:paraId="7A10ACC7" w14:textId="6CC14786" w:rsidR="008512DF" w:rsidRDefault="008512DF" w:rsidP="008512DF">
      <w:pPr>
        <w:rPr>
          <w:ins w:id="53" w:author="Aymée Bonvarlet" w:date="2021-10-28T10:27:00Z"/>
        </w:rPr>
      </w:pPr>
    </w:p>
    <w:p w14:paraId="4DE1DBFC" w14:textId="6CC13992" w:rsidR="008512DF" w:rsidRDefault="008512DF" w:rsidP="008512DF">
      <w:pPr>
        <w:rPr>
          <w:ins w:id="54" w:author="Aymée Bonvarlet" w:date="2021-10-28T10:27:00Z"/>
        </w:rPr>
      </w:pPr>
    </w:p>
    <w:p w14:paraId="4BCA8CE0" w14:textId="348B4A83" w:rsidR="008512DF" w:rsidRDefault="008512DF" w:rsidP="008512DF">
      <w:pPr>
        <w:rPr>
          <w:ins w:id="55" w:author="Aymée Bonvarlet" w:date="2021-10-28T10:27:00Z"/>
        </w:rPr>
      </w:pPr>
    </w:p>
    <w:p w14:paraId="5EB654F6" w14:textId="13E64540" w:rsidR="008512DF" w:rsidRDefault="008512DF" w:rsidP="008512DF">
      <w:pPr>
        <w:rPr>
          <w:ins w:id="56" w:author="Aymée Bonvarlet" w:date="2021-10-28T10:27:00Z"/>
        </w:rPr>
      </w:pPr>
    </w:p>
    <w:p w14:paraId="03FB609A" w14:textId="5DB597D6" w:rsidR="008512DF" w:rsidRDefault="008512DF" w:rsidP="008512DF">
      <w:pPr>
        <w:rPr>
          <w:ins w:id="57" w:author="Aymée Bonvarlet" w:date="2021-10-28T10:27:00Z"/>
        </w:rPr>
      </w:pPr>
    </w:p>
    <w:p w14:paraId="1A8EC6CF" w14:textId="726DB369" w:rsidR="008512DF" w:rsidRDefault="008512DF" w:rsidP="008512DF">
      <w:pPr>
        <w:rPr>
          <w:ins w:id="58" w:author="Aymée Bonvarlet" w:date="2021-10-28T10:27:00Z"/>
        </w:rPr>
      </w:pPr>
    </w:p>
    <w:p w14:paraId="7588B688" w14:textId="18CF751F" w:rsidR="008512DF" w:rsidRDefault="008512DF" w:rsidP="008512DF">
      <w:pPr>
        <w:rPr>
          <w:ins w:id="59" w:author="Aymée Bonvarlet" w:date="2021-10-28T10:27:00Z"/>
        </w:rPr>
      </w:pPr>
    </w:p>
    <w:p w14:paraId="69CCE786" w14:textId="74DAE188" w:rsidR="008512DF" w:rsidRDefault="008512DF" w:rsidP="008512DF">
      <w:pPr>
        <w:rPr>
          <w:ins w:id="60" w:author="Aymée Bonvarlet" w:date="2021-10-28T10:27:00Z"/>
        </w:rPr>
      </w:pPr>
    </w:p>
    <w:p w14:paraId="0C0B2727" w14:textId="22E9C9AD" w:rsidR="008512DF" w:rsidRDefault="008512DF" w:rsidP="008512DF">
      <w:pPr>
        <w:rPr>
          <w:ins w:id="61" w:author="Aymée Bonvarlet" w:date="2021-10-28T10:27:00Z"/>
        </w:rPr>
      </w:pPr>
    </w:p>
    <w:p w14:paraId="7DEAC8C3" w14:textId="3324D5A7" w:rsidR="008512DF" w:rsidRDefault="008512DF" w:rsidP="008512DF">
      <w:pPr>
        <w:rPr>
          <w:ins w:id="62" w:author="Aymée Bonvarlet" w:date="2021-10-28T10:27:00Z"/>
        </w:rPr>
      </w:pPr>
    </w:p>
    <w:p w14:paraId="27254867" w14:textId="5C575E00" w:rsidR="008512DF" w:rsidRDefault="008512DF">
      <w:pPr>
        <w:rPr>
          <w:ins w:id="63" w:author="Aymée Bonvarlet" w:date="2021-10-28T10:27:00Z"/>
        </w:rPr>
      </w:pPr>
      <w:ins w:id="64" w:author="Aymée Bonvarlet" w:date="2021-10-28T10:27:00Z">
        <w:r>
          <w:br w:type="page"/>
        </w:r>
      </w:ins>
    </w:p>
    <w:p w14:paraId="4BF741DF" w14:textId="4D855B6E" w:rsidR="00BD551F" w:rsidRPr="00BD551F" w:rsidRDefault="008512DF" w:rsidP="00D46B1C">
      <w:pPr>
        <w:pStyle w:val="Titre1"/>
        <w:numPr>
          <w:ilvl w:val="0"/>
          <w:numId w:val="14"/>
        </w:numPr>
        <w:rPr>
          <w:ins w:id="65" w:author="Aymée Bonvarlet" w:date="2021-10-28T10:28:00Z"/>
          <w:rPrChange w:id="66" w:author="Aymée Bonvarlet" w:date="2021-10-28T11:27:00Z">
            <w:rPr>
              <w:ins w:id="67" w:author="Aymée Bonvarlet" w:date="2021-10-28T10:28:00Z"/>
            </w:rPr>
          </w:rPrChange>
        </w:rPr>
        <w:pPrChange w:id="68" w:author="Aymée Bonvarlet" w:date="2021-10-28T12:15:00Z">
          <w:pPr>
            <w:pStyle w:val="Titre2"/>
            <w:numPr>
              <w:numId w:val="1"/>
            </w:numPr>
            <w:ind w:left="720" w:hanging="360"/>
          </w:pPr>
        </w:pPrChange>
      </w:pPr>
      <w:ins w:id="69" w:author="Aymée Bonvarlet" w:date="2021-10-28T10:28:00Z">
        <w:r>
          <w:lastRenderedPageBreak/>
          <w:t>Introduction</w:t>
        </w:r>
      </w:ins>
    </w:p>
    <w:p w14:paraId="525D43F5" w14:textId="5F04F747" w:rsidR="008512DF" w:rsidRDefault="008512DF" w:rsidP="008512DF">
      <w:pPr>
        <w:rPr>
          <w:ins w:id="70" w:author="Aymée Bonvarlet" w:date="2021-10-28T10:28:00Z"/>
        </w:rPr>
      </w:pPr>
    </w:p>
    <w:p w14:paraId="34AA2461" w14:textId="36D4D031" w:rsidR="00245D47" w:rsidRDefault="008512DF" w:rsidP="00331160">
      <w:pPr>
        <w:rPr>
          <w:ins w:id="71" w:author="Aymée Bonvarlet" w:date="2021-10-28T11:47:00Z"/>
        </w:rPr>
        <w:pPrChange w:id="72" w:author="Aymée Bonvarlet" w:date="2021-10-28T12:06:00Z">
          <w:pPr>
            <w:ind w:left="360"/>
          </w:pPr>
        </w:pPrChange>
      </w:pPr>
      <w:ins w:id="73" w:author="Aymée Bonvarlet" w:date="2021-10-28T10:30:00Z">
        <w:r>
          <w:t>M.RENAUD, professeur de conception électronique pour les mastères d’YNOV BORDEAUX nous a demandé de concevoir une carte électronique</w:t>
        </w:r>
      </w:ins>
      <w:ins w:id="74" w:author="Aymée Bonvarlet" w:date="2021-10-28T10:31:00Z">
        <w:r w:rsidR="00015EF0">
          <w:t xml:space="preserve">. Cette </w:t>
        </w:r>
      </w:ins>
      <w:ins w:id="75" w:author="Aymée Bonvarlet" w:date="2021-10-28T10:33:00Z">
        <w:r w:rsidR="00015EF0">
          <w:t>dernière</w:t>
        </w:r>
      </w:ins>
      <w:ins w:id="76" w:author="Aymée Bonvarlet" w:date="2021-10-28T10:31:00Z">
        <w:r w:rsidR="00015EF0">
          <w:t xml:space="preserve"> sera réalisée sur un totale de </w:t>
        </w:r>
      </w:ins>
      <w:ins w:id="77" w:author="Aymée Bonvarlet" w:date="2021-10-28T10:32:00Z">
        <w:r w:rsidR="00015EF0">
          <w:t xml:space="preserve">48h de cours. Ce projet sera réalisé en groupe et suivra une méthode de projet précise : le cycle en V. </w:t>
        </w:r>
      </w:ins>
    </w:p>
    <w:p w14:paraId="7D78DEC5" w14:textId="1D43BC2C" w:rsidR="008D02AE" w:rsidRDefault="008D02AE" w:rsidP="00331160">
      <w:pPr>
        <w:rPr>
          <w:ins w:id="78" w:author="Aymée Bonvarlet" w:date="2021-10-28T11:58:00Z"/>
        </w:rPr>
        <w:pPrChange w:id="79" w:author="Aymée Bonvarlet" w:date="2021-10-28T12:06:00Z">
          <w:pPr>
            <w:ind w:left="360"/>
          </w:pPr>
        </w:pPrChange>
      </w:pPr>
      <w:ins w:id="80" w:author="Aymée Bonvarlet" w:date="2021-10-28T11:47:00Z">
        <w:r>
          <w:t>Plusieurs composants ont été imposé</w:t>
        </w:r>
      </w:ins>
      <w:ins w:id="81" w:author="Aymée Bonvarlet" w:date="2021-10-28T11:48:00Z">
        <w:r>
          <w:t>s</w:t>
        </w:r>
      </w:ins>
      <w:ins w:id="82" w:author="Aymée Bonvarlet" w:date="2021-10-28T11:47:00Z">
        <w:r>
          <w:t xml:space="preserve">, mais nous sommes </w:t>
        </w:r>
      </w:ins>
      <w:ins w:id="83" w:author="Aymée Bonvarlet" w:date="2021-10-28T11:48:00Z">
        <w:r>
          <w:t>libres</w:t>
        </w:r>
      </w:ins>
      <w:ins w:id="84" w:author="Aymée Bonvarlet" w:date="2021-10-28T11:47:00Z">
        <w:r>
          <w:t xml:space="preserve"> sur l’utilisation principale de la carte. Puisque </w:t>
        </w:r>
      </w:ins>
      <w:ins w:id="85" w:author="Aymée Bonvarlet" w:date="2021-10-28T11:49:00Z">
        <w:r>
          <w:t xml:space="preserve">nous avons tous un attrait pour les jeux vidéo, nous nous sommes décidés sur une manette. </w:t>
        </w:r>
      </w:ins>
      <w:ins w:id="86" w:author="Aymée Bonvarlet" w:date="2021-10-28T11:51:00Z">
        <w:r w:rsidR="006F7BEF">
          <w:t xml:space="preserve">Nonobstant </w:t>
        </w:r>
      </w:ins>
      <w:ins w:id="87" w:author="Aymée Bonvarlet" w:date="2021-10-28T11:52:00Z">
        <w:r w:rsidR="006F7BEF">
          <w:t>les dimensions de la carte ne devront pas dépasser 10cmx10</w:t>
        </w:r>
      </w:ins>
      <w:ins w:id="88" w:author="Aymée Bonvarlet" w:date="2021-10-28T11:57:00Z">
        <w:r w:rsidR="006F7BEF">
          <w:t>cm, ce</w:t>
        </w:r>
      </w:ins>
      <w:ins w:id="89" w:author="Aymée Bonvarlet" w:date="2021-10-28T11:56:00Z">
        <w:r w:rsidR="006F7BEF">
          <w:t xml:space="preserve"> sera donc une petite manette</w:t>
        </w:r>
      </w:ins>
      <w:ins w:id="90" w:author="Aymée Bonvarlet" w:date="2021-10-28T11:57:00Z">
        <w:r w:rsidR="006F7BEF">
          <w:t xml:space="preserve">. Cette Baby Controller possèdera donc tous les attributs classiques de la manette que nous connaissons tous : des joysticks, des boutons poussoirs, des LED…etc. </w:t>
        </w:r>
      </w:ins>
    </w:p>
    <w:p w14:paraId="4A96ABB1" w14:textId="114578A0" w:rsidR="006F7BEF" w:rsidRDefault="006F7BEF" w:rsidP="00331160">
      <w:pPr>
        <w:rPr>
          <w:ins w:id="91" w:author="Aymée Bonvarlet" w:date="2021-10-28T11:31:00Z"/>
        </w:rPr>
        <w:pPrChange w:id="92" w:author="Aymée Bonvarlet" w:date="2021-10-28T12:06:00Z">
          <w:pPr>
            <w:ind w:left="360"/>
          </w:pPr>
        </w:pPrChange>
      </w:pPr>
      <w:ins w:id="93" w:author="Aymée Bonvarlet" w:date="2021-10-28T11:58:00Z">
        <w:r>
          <w:t>Dans la réalisation de notre Baby Controller, le client sera M. RENAUD.</w:t>
        </w:r>
      </w:ins>
    </w:p>
    <w:p w14:paraId="481320D9" w14:textId="0144EC2A" w:rsidR="00245D47" w:rsidRDefault="00245D47" w:rsidP="00331160">
      <w:pPr>
        <w:rPr>
          <w:ins w:id="94" w:author="Aymée Bonvarlet" w:date="2021-10-28T11:27:00Z"/>
        </w:rPr>
        <w:pPrChange w:id="95" w:author="Aymée Bonvarlet" w:date="2021-10-28T12:06:00Z">
          <w:pPr>
            <w:ind w:left="360"/>
          </w:pPr>
        </w:pPrChange>
      </w:pPr>
      <w:ins w:id="96" w:author="Aymée Bonvarlet" w:date="2021-10-28T11:31:00Z">
        <w:r>
          <w:t xml:space="preserve">Pour ce faire nous disposons d’un cahier des charges qui nous a été livré par </w:t>
        </w:r>
      </w:ins>
      <w:ins w:id="97" w:author="Aymée Bonvarlet" w:date="2021-10-28T11:57:00Z">
        <w:r w:rsidR="006F7BEF">
          <w:t>le client.</w:t>
        </w:r>
      </w:ins>
    </w:p>
    <w:p w14:paraId="469A0ADA" w14:textId="331DA6FE" w:rsidR="00BD551F" w:rsidRDefault="00BD551F" w:rsidP="00BD551F">
      <w:pPr>
        <w:ind w:left="360"/>
        <w:rPr>
          <w:ins w:id="98" w:author="Aymée Bonvarlet" w:date="2021-10-28T11:28:00Z"/>
        </w:rPr>
      </w:pPr>
    </w:p>
    <w:p w14:paraId="6324F358" w14:textId="0ADA712C" w:rsidR="00B51C25" w:rsidRPr="00B51C25" w:rsidRDefault="00DC02F9" w:rsidP="00D46B1C">
      <w:pPr>
        <w:pStyle w:val="Titre1"/>
        <w:rPr>
          <w:ins w:id="99" w:author="Aymée Bonvarlet" w:date="2021-10-28T12:09:00Z"/>
          <w:rPrChange w:id="100" w:author="Aymée Bonvarlet" w:date="2021-10-28T12:13:00Z">
            <w:rPr>
              <w:ins w:id="101" w:author="Aymée Bonvarlet" w:date="2021-10-28T12:09:00Z"/>
            </w:rPr>
          </w:rPrChange>
        </w:rPr>
        <w:pPrChange w:id="102" w:author="Aymée Bonvarlet" w:date="2021-10-28T12:15:00Z">
          <w:pPr>
            <w:pStyle w:val="Titre2"/>
            <w:numPr>
              <w:numId w:val="1"/>
            </w:numPr>
            <w:ind w:left="720" w:hanging="360"/>
          </w:pPr>
        </w:pPrChange>
      </w:pPr>
      <w:ins w:id="103" w:author="Aymée Bonvarlet" w:date="2021-10-28T12:09:00Z">
        <w:r>
          <w:t xml:space="preserve">Attentes du client  </w:t>
        </w:r>
      </w:ins>
      <w:ins w:id="104" w:author="Aymée Bonvarlet" w:date="2021-10-28T12:13:00Z">
        <w:r w:rsidR="00B51C25">
          <w:br/>
        </w:r>
      </w:ins>
    </w:p>
    <w:p w14:paraId="13DB9E5A" w14:textId="3EADFABC" w:rsidR="00B51C25" w:rsidRDefault="00B51C25" w:rsidP="00D46B1C">
      <w:pPr>
        <w:pStyle w:val="Titre2"/>
        <w:rPr>
          <w:ins w:id="105" w:author="Aymée Bonvarlet" w:date="2021-10-28T12:13:00Z"/>
        </w:rPr>
        <w:pPrChange w:id="106" w:author="Aymée Bonvarlet" w:date="2021-10-28T12:14:00Z">
          <w:pPr>
            <w:pStyle w:val="Titre2"/>
            <w:numPr>
              <w:numId w:val="11"/>
            </w:numPr>
            <w:ind w:left="720" w:hanging="360"/>
          </w:pPr>
        </w:pPrChange>
      </w:pPr>
      <w:ins w:id="107" w:author="Aymée Bonvarlet" w:date="2021-10-28T12:13:00Z">
        <w:r>
          <w:t>Obligatoire</w:t>
        </w:r>
      </w:ins>
      <w:ins w:id="108" w:author="Aymée Bonvarlet" w:date="2021-10-28T12:14:00Z">
        <w:r w:rsidR="00D46B1C">
          <w:t>s</w:t>
        </w:r>
      </w:ins>
    </w:p>
    <w:p w14:paraId="7FC71A1D" w14:textId="77777777" w:rsidR="00B51C25" w:rsidRPr="00B51C25" w:rsidRDefault="00B51C25" w:rsidP="00B51C25">
      <w:pPr>
        <w:rPr>
          <w:ins w:id="109" w:author="Aymée Bonvarlet" w:date="2021-10-28T12:10:00Z"/>
          <w:rPrChange w:id="110" w:author="Aymée Bonvarlet" w:date="2021-10-28T12:13:00Z">
            <w:rPr>
              <w:ins w:id="111" w:author="Aymée Bonvarlet" w:date="2021-10-28T12:10:00Z"/>
            </w:rPr>
          </w:rPrChange>
        </w:rPr>
        <w:pPrChange w:id="112" w:author="Aymée Bonvarlet" w:date="2021-10-28T12:13:00Z">
          <w:pPr>
            <w:pStyle w:val="Titre3"/>
          </w:pPr>
        </w:pPrChange>
      </w:pPr>
    </w:p>
    <w:p w14:paraId="0C143D31" w14:textId="77777777" w:rsidR="00DC02F9" w:rsidRDefault="00DC02F9" w:rsidP="00DC02F9">
      <w:pPr>
        <w:rPr>
          <w:ins w:id="113" w:author="Aymée Bonvarlet" w:date="2021-10-28T12:10:00Z"/>
        </w:rPr>
      </w:pPr>
      <w:ins w:id="114" w:author="Aymée Bonvarlet" w:date="2021-10-28T12:10:00Z">
        <w:r>
          <w:t>Le client désire que nous utilisions les composants suivants :</w:t>
        </w:r>
      </w:ins>
    </w:p>
    <w:p w14:paraId="7F7C36AC" w14:textId="77777777" w:rsidR="00DC02F9" w:rsidRDefault="00DC02F9" w:rsidP="00DC02F9">
      <w:pPr>
        <w:pStyle w:val="Paragraphedeliste"/>
        <w:numPr>
          <w:ilvl w:val="0"/>
          <w:numId w:val="5"/>
        </w:numPr>
        <w:rPr>
          <w:ins w:id="115" w:author="Aymée Bonvarlet" w:date="2021-10-28T12:10:00Z"/>
        </w:rPr>
      </w:pPr>
      <w:ins w:id="116" w:author="Aymée Bonvarlet" w:date="2021-10-28T12:10:00Z">
        <w:r>
          <w:t>STM32F47ZE (microcontrôleur)</w:t>
        </w:r>
      </w:ins>
    </w:p>
    <w:p w14:paraId="5B4A5553" w14:textId="77777777" w:rsidR="00DC02F9" w:rsidRDefault="00DC02F9" w:rsidP="00DC02F9">
      <w:pPr>
        <w:pStyle w:val="Paragraphedeliste"/>
        <w:numPr>
          <w:ilvl w:val="0"/>
          <w:numId w:val="5"/>
        </w:numPr>
        <w:rPr>
          <w:ins w:id="117" w:author="Aymée Bonvarlet" w:date="2021-10-28T12:10:00Z"/>
        </w:rPr>
      </w:pPr>
      <w:ins w:id="118" w:author="Aymée Bonvarlet" w:date="2021-10-28T12:10:00Z">
        <w:r>
          <w:t>TLK110PT (Phy Ethernet)</w:t>
        </w:r>
      </w:ins>
    </w:p>
    <w:p w14:paraId="4DB84045" w14:textId="77777777" w:rsidR="00DC02F9" w:rsidRDefault="00DC02F9" w:rsidP="00DC02F9">
      <w:pPr>
        <w:pStyle w:val="Paragraphedeliste"/>
        <w:numPr>
          <w:ilvl w:val="0"/>
          <w:numId w:val="5"/>
        </w:numPr>
        <w:rPr>
          <w:ins w:id="119" w:author="Aymée Bonvarlet" w:date="2021-10-28T12:10:00Z"/>
        </w:rPr>
      </w:pPr>
      <w:ins w:id="120" w:author="Aymée Bonvarlet" w:date="2021-10-28T12:10:00Z">
        <w:r>
          <w:t>BLUENRG-232 (Bluetooth)</w:t>
        </w:r>
      </w:ins>
    </w:p>
    <w:p w14:paraId="30867F38" w14:textId="30C2D730" w:rsidR="00DC02F9" w:rsidRDefault="00DC02F9" w:rsidP="00DC02F9">
      <w:pPr>
        <w:pStyle w:val="Paragraphedeliste"/>
        <w:numPr>
          <w:ilvl w:val="0"/>
          <w:numId w:val="5"/>
        </w:numPr>
        <w:rPr>
          <w:ins w:id="121" w:author="Aymée Bonvarlet" w:date="2021-10-28T12:18:00Z"/>
        </w:rPr>
      </w:pPr>
      <w:ins w:id="122" w:author="Aymée Bonvarlet" w:date="2021-10-28T12:10:00Z">
        <w:r>
          <w:t>Connecteur mikroE</w:t>
        </w:r>
      </w:ins>
    </w:p>
    <w:p w14:paraId="3DC60B9A" w14:textId="3563CE5B" w:rsidR="00187BA1" w:rsidRDefault="00187BA1" w:rsidP="00187BA1">
      <w:pPr>
        <w:rPr>
          <w:ins w:id="123" w:author="Aymée Bonvarlet" w:date="2021-10-28T12:14:00Z"/>
        </w:rPr>
        <w:pPrChange w:id="124" w:author="Aymée Bonvarlet" w:date="2021-10-28T12:18:00Z">
          <w:pPr>
            <w:pStyle w:val="Paragraphedeliste"/>
            <w:numPr>
              <w:numId w:val="5"/>
            </w:numPr>
            <w:ind w:hanging="360"/>
          </w:pPr>
        </w:pPrChange>
      </w:pPr>
      <w:ins w:id="125" w:author="Aymée Bonvarlet" w:date="2021-10-28T12:18:00Z">
        <w:r>
          <w:t>Pour ce faire, nous avons un budget de 50€ maximum</w:t>
        </w:r>
      </w:ins>
      <w:ins w:id="126" w:author="Aymée Bonvarlet" w:date="2021-10-28T12:19:00Z">
        <w:r>
          <w:t>,</w:t>
        </w:r>
      </w:ins>
    </w:p>
    <w:p w14:paraId="09EEC039" w14:textId="77777777" w:rsidR="00D46B1C" w:rsidRDefault="00D46B1C" w:rsidP="00D46B1C">
      <w:pPr>
        <w:rPr>
          <w:ins w:id="127" w:author="Aymée Bonvarlet" w:date="2021-10-28T12:14:00Z"/>
        </w:rPr>
        <w:pPrChange w:id="128" w:author="Aymée Bonvarlet" w:date="2021-10-28T12:14:00Z">
          <w:pPr>
            <w:pStyle w:val="Paragraphedeliste"/>
            <w:numPr>
              <w:numId w:val="5"/>
            </w:numPr>
            <w:ind w:hanging="360"/>
          </w:pPr>
        </w:pPrChange>
      </w:pPr>
    </w:p>
    <w:p w14:paraId="3CCF367C" w14:textId="783A1729" w:rsidR="00D46B1C" w:rsidRDefault="00301E69" w:rsidP="00D46B1C">
      <w:pPr>
        <w:pStyle w:val="Titre2"/>
        <w:rPr>
          <w:ins w:id="129" w:author="Aymée Bonvarlet" w:date="2021-10-28T12:10:00Z"/>
        </w:rPr>
        <w:pPrChange w:id="130" w:author="Aymée Bonvarlet" w:date="2021-10-28T12:14:00Z">
          <w:pPr>
            <w:pStyle w:val="Paragraphedeliste"/>
            <w:numPr>
              <w:numId w:val="5"/>
            </w:numPr>
            <w:ind w:hanging="360"/>
          </w:pPr>
        </w:pPrChange>
      </w:pPr>
      <w:ins w:id="131" w:author="Aymée Bonvarlet" w:date="2021-10-28T12:17:00Z">
        <w:r>
          <w:t>Facultatifs</w:t>
        </w:r>
      </w:ins>
      <w:ins w:id="132" w:author="Aymée Bonvarlet" w:date="2021-10-28T12:18:00Z">
        <w:r w:rsidR="000627EA">
          <w:br/>
        </w:r>
      </w:ins>
    </w:p>
    <w:p w14:paraId="32CB4D41" w14:textId="77777777" w:rsidR="00DC02F9" w:rsidRDefault="00DC02F9" w:rsidP="00DC02F9">
      <w:pPr>
        <w:rPr>
          <w:ins w:id="133" w:author="Aymée Bonvarlet" w:date="2021-10-28T12:10:00Z"/>
        </w:rPr>
      </w:pPr>
      <w:ins w:id="134" w:author="Aymée Bonvarlet" w:date="2021-10-28T12:10:00Z">
        <w:r>
          <w:t>Comme nous avons choisi de créer une manette, nous ajouterons les composants suivants :</w:t>
        </w:r>
      </w:ins>
    </w:p>
    <w:p w14:paraId="3C5F7C26" w14:textId="77777777" w:rsidR="00DC02F9" w:rsidRDefault="00DC02F9" w:rsidP="00DC02F9">
      <w:pPr>
        <w:pStyle w:val="Paragraphedeliste"/>
        <w:numPr>
          <w:ilvl w:val="0"/>
          <w:numId w:val="8"/>
        </w:numPr>
        <w:rPr>
          <w:ins w:id="135" w:author="Aymée Bonvarlet" w:date="2021-10-28T12:10:00Z"/>
        </w:rPr>
      </w:pPr>
      <w:ins w:id="136" w:author="Aymée Bonvarlet" w:date="2021-10-28T12:10:00Z">
        <w:r>
          <w:t xml:space="preserve">Accéléromètre </w:t>
        </w:r>
      </w:ins>
    </w:p>
    <w:p w14:paraId="362A86DC" w14:textId="77777777" w:rsidR="00DC02F9" w:rsidRDefault="00DC02F9" w:rsidP="00DC02F9">
      <w:pPr>
        <w:pStyle w:val="Paragraphedeliste"/>
        <w:numPr>
          <w:ilvl w:val="0"/>
          <w:numId w:val="8"/>
        </w:numPr>
        <w:rPr>
          <w:ins w:id="137" w:author="Aymée Bonvarlet" w:date="2021-10-28T12:10:00Z"/>
        </w:rPr>
      </w:pPr>
      <w:ins w:id="138" w:author="Aymée Bonvarlet" w:date="2021-10-28T12:10:00Z">
        <w:r>
          <w:t>Joysticks</w:t>
        </w:r>
      </w:ins>
    </w:p>
    <w:p w14:paraId="18848396" w14:textId="77777777" w:rsidR="00DC02F9" w:rsidRDefault="00DC02F9" w:rsidP="00DC02F9">
      <w:pPr>
        <w:pStyle w:val="Paragraphedeliste"/>
        <w:numPr>
          <w:ilvl w:val="0"/>
          <w:numId w:val="8"/>
        </w:numPr>
        <w:rPr>
          <w:ins w:id="139" w:author="Aymée Bonvarlet" w:date="2021-10-28T12:10:00Z"/>
        </w:rPr>
      </w:pPr>
      <w:ins w:id="140" w:author="Aymée Bonvarlet" w:date="2021-10-28T12:10:00Z">
        <w:r>
          <w:t xml:space="preserve">Boutons poussoirs </w:t>
        </w:r>
      </w:ins>
    </w:p>
    <w:p w14:paraId="2EB8C6EB" w14:textId="77777777" w:rsidR="00DC02F9" w:rsidRDefault="00DC02F9" w:rsidP="00DC02F9">
      <w:pPr>
        <w:pStyle w:val="Paragraphedeliste"/>
        <w:numPr>
          <w:ilvl w:val="0"/>
          <w:numId w:val="8"/>
        </w:numPr>
        <w:rPr>
          <w:ins w:id="141" w:author="Aymée Bonvarlet" w:date="2021-10-28T12:10:00Z"/>
        </w:rPr>
      </w:pPr>
      <w:ins w:id="142" w:author="Aymée Bonvarlet" w:date="2021-10-28T12:10:00Z">
        <w:r>
          <w:t>LED</w:t>
        </w:r>
      </w:ins>
    </w:p>
    <w:p w14:paraId="09296D7E" w14:textId="77777777" w:rsidR="00015EF0" w:rsidRPr="008512DF" w:rsidRDefault="00015EF0" w:rsidP="00D46B1C">
      <w:pPr>
        <w:pStyle w:val="Titre1"/>
        <w:numPr>
          <w:ilvl w:val="0"/>
          <w:numId w:val="0"/>
        </w:numPr>
        <w:rPr>
          <w:rPrChange w:id="143" w:author="Aymée Bonvarlet" w:date="2021-10-28T10:28:00Z">
            <w:rPr/>
          </w:rPrChange>
        </w:rPr>
        <w:pPrChange w:id="144" w:author="Aymée Bonvarlet" w:date="2021-10-28T12:15:00Z">
          <w:pPr/>
        </w:pPrChange>
      </w:pPr>
    </w:p>
    <w:sectPr w:rsidR="00015EF0" w:rsidRPr="008512DF" w:rsidSect="008512DF">
      <w:footerReference w:type="default" r:id="rId9"/>
      <w:pgSz w:w="11906" w:h="16838"/>
      <w:pgMar w:top="1417" w:right="1417" w:bottom="1417" w:left="1417" w:header="567" w:footer="708" w:gutter="0"/>
      <w:cols w:space="708"/>
      <w:titlePg/>
      <w:docGrid w:linePitch="360"/>
      <w:sectPrChange w:id="149" w:author="Aymée Bonvarlet" w:date="2021-10-28T10:24:00Z">
        <w:sectPr w:rsidR="00015EF0" w:rsidRPr="008512DF" w:rsidSect="008512DF">
          <w:pgMar w:top="1417" w:right="1417" w:bottom="1417" w:left="1417" w:header="708" w:footer="708" w:gutter="0"/>
          <w:titlePg w:val="0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DDFD0F" w14:textId="77777777" w:rsidR="00271462" w:rsidRDefault="00271462" w:rsidP="008512DF">
      <w:pPr>
        <w:spacing w:after="0" w:line="240" w:lineRule="auto"/>
      </w:pPr>
      <w:r>
        <w:separator/>
      </w:r>
    </w:p>
  </w:endnote>
  <w:endnote w:type="continuationSeparator" w:id="0">
    <w:p w14:paraId="7895C2A0" w14:textId="77777777" w:rsidR="00271462" w:rsidRDefault="00271462" w:rsidP="008512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ustomXmlInsRangeStart w:id="145" w:author="Aymée Bonvarlet" w:date="2021-10-28T10:24:00Z"/>
  <w:sdt>
    <w:sdtPr>
      <w:id w:val="-1577664412"/>
      <w:docPartObj>
        <w:docPartGallery w:val="Page Numbers (Bottom of Page)"/>
        <w:docPartUnique/>
      </w:docPartObj>
    </w:sdtPr>
    <w:sdtContent>
      <w:customXmlInsRangeEnd w:id="145"/>
      <w:p w14:paraId="5DCD57DE" w14:textId="7C165E96" w:rsidR="008512DF" w:rsidRDefault="008512DF">
        <w:pPr>
          <w:pStyle w:val="Pieddepage"/>
          <w:jc w:val="right"/>
          <w:rPr>
            <w:ins w:id="146" w:author="Aymée Bonvarlet" w:date="2021-10-28T10:24:00Z"/>
          </w:rPr>
        </w:pPr>
        <w:ins w:id="147" w:author="Aymée Bonvarlet" w:date="2021-10-28T10:24:00Z"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2</w:t>
          </w:r>
          <w:r>
            <w:fldChar w:fldCharType="end"/>
          </w:r>
        </w:ins>
      </w:p>
      <w:customXmlInsRangeStart w:id="148" w:author="Aymée Bonvarlet" w:date="2021-10-28T10:24:00Z"/>
    </w:sdtContent>
  </w:sdt>
  <w:customXmlInsRangeEnd w:id="148"/>
  <w:p w14:paraId="166A0497" w14:textId="77777777" w:rsidR="008512DF" w:rsidRDefault="008512D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F9931F" w14:textId="77777777" w:rsidR="00271462" w:rsidRDefault="00271462" w:rsidP="008512DF">
      <w:pPr>
        <w:spacing w:after="0" w:line="240" w:lineRule="auto"/>
      </w:pPr>
      <w:r>
        <w:separator/>
      </w:r>
    </w:p>
  </w:footnote>
  <w:footnote w:type="continuationSeparator" w:id="0">
    <w:p w14:paraId="457CF643" w14:textId="77777777" w:rsidR="00271462" w:rsidRDefault="00271462" w:rsidP="008512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048" type="#_x0000_t75" style="width:375pt;height:375pt" o:bullet="t">
        <v:imagedata r:id="rId1" o:title="kisspng-microcontroller-electronic-component-printed-circu-5b58eeb6510d87.962110861532554934332"/>
      </v:shape>
    </w:pict>
  </w:numPicBullet>
  <w:numPicBullet w:numPicBulletId="1">
    <w:pict>
      <v:shape id="_x0000_i2049" type="#_x0000_t75" style="width:470.35pt;height:557.35pt" o:bullet="t">
        <v:imagedata r:id="rId2" o:title="kisspng-microcontroller-tv-tuner-cards-adapters-electron-5b3fd38e940da9.6615408415309095826064"/>
      </v:shape>
    </w:pict>
  </w:numPicBullet>
  <w:numPicBullet w:numPicBulletId="2">
    <w:pict>
      <v:shape id="_x0000_i2050" type="#_x0000_t75" style="width:470.35pt;height:501.95pt" o:bullet="t">
        <v:imagedata r:id="rId3" o:title="kisspng-microcontroller-tv-tuner-cards-adapters-electron-5b3fd38e940da9.6615408415309095826064"/>
      </v:shape>
    </w:pict>
  </w:numPicBullet>
  <w:abstractNum w:abstractNumId="0" w15:restartNumberingAfterBreak="0">
    <w:nsid w:val="01460F6E"/>
    <w:multiLevelType w:val="hybridMultilevel"/>
    <w:tmpl w:val="5150F26A"/>
    <w:lvl w:ilvl="0" w:tplc="85B02738">
      <w:start w:val="13"/>
      <w:numFmt w:val="bullet"/>
      <w:lvlText w:val=""/>
      <w:lvlPicBulletId w:val="2"/>
      <w:lvlJc w:val="left"/>
      <w:pPr>
        <w:ind w:left="720" w:hanging="360"/>
      </w:pPr>
      <w:rPr>
        <w:rFonts w:ascii="Symbol" w:eastAsiaTheme="minorHAnsi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A555A"/>
    <w:multiLevelType w:val="hybridMultilevel"/>
    <w:tmpl w:val="B6020158"/>
    <w:lvl w:ilvl="0" w:tplc="85B02738">
      <w:start w:val="13"/>
      <w:numFmt w:val="bullet"/>
      <w:lvlText w:val=""/>
      <w:lvlPicBulletId w:val="2"/>
      <w:lvlJc w:val="left"/>
      <w:pPr>
        <w:ind w:left="720" w:hanging="360"/>
      </w:pPr>
      <w:rPr>
        <w:rFonts w:ascii="Symbol" w:eastAsiaTheme="minorHAnsi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8C3BA6"/>
    <w:multiLevelType w:val="hybridMultilevel"/>
    <w:tmpl w:val="ED6618E0"/>
    <w:lvl w:ilvl="0" w:tplc="7CF2D6A4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954E99"/>
    <w:multiLevelType w:val="hybridMultilevel"/>
    <w:tmpl w:val="EF868824"/>
    <w:lvl w:ilvl="0" w:tplc="1400AD1A">
      <w:start w:val="1"/>
      <w:numFmt w:val="lowerLetter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B3E78"/>
    <w:multiLevelType w:val="hybridMultilevel"/>
    <w:tmpl w:val="20C0B81C"/>
    <w:lvl w:ilvl="0" w:tplc="D5B8731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8931B01"/>
    <w:multiLevelType w:val="hybridMultilevel"/>
    <w:tmpl w:val="4E7430CA"/>
    <w:lvl w:ilvl="0" w:tplc="85B02738">
      <w:start w:val="13"/>
      <w:numFmt w:val="bullet"/>
      <w:lvlText w:val=""/>
      <w:lvlPicBulletId w:val="2"/>
      <w:lvlJc w:val="left"/>
      <w:pPr>
        <w:ind w:left="720" w:hanging="360"/>
      </w:pPr>
      <w:rPr>
        <w:rFonts w:ascii="Symbol" w:eastAsiaTheme="minorHAnsi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023526"/>
    <w:multiLevelType w:val="hybridMultilevel"/>
    <w:tmpl w:val="9A509B50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5C2C58"/>
    <w:multiLevelType w:val="hybridMultilevel"/>
    <w:tmpl w:val="D1C40438"/>
    <w:lvl w:ilvl="0" w:tplc="FDBCC060">
      <w:start w:val="13"/>
      <w:numFmt w:val="bullet"/>
      <w:lvlText w:val=""/>
      <w:lvlPicBulletId w:val="0"/>
      <w:lvlJc w:val="left"/>
      <w:pPr>
        <w:ind w:left="720" w:hanging="360"/>
      </w:pPr>
      <w:rPr>
        <w:rFonts w:ascii="Symbol" w:eastAsiaTheme="minorHAnsi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B97D0B"/>
    <w:multiLevelType w:val="hybridMultilevel"/>
    <w:tmpl w:val="9F86580C"/>
    <w:lvl w:ilvl="0" w:tplc="C9426E3E">
      <w:start w:val="1"/>
      <w:numFmt w:val="decimal"/>
      <w:pStyle w:val="Titre1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E8108ED"/>
    <w:multiLevelType w:val="hybridMultilevel"/>
    <w:tmpl w:val="FD50AFF8"/>
    <w:lvl w:ilvl="0" w:tplc="8C2E6326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F35E17"/>
    <w:multiLevelType w:val="hybridMultilevel"/>
    <w:tmpl w:val="2490E9F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382200"/>
    <w:multiLevelType w:val="hybridMultilevel"/>
    <w:tmpl w:val="DB4CAEB6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A03C03"/>
    <w:multiLevelType w:val="hybridMultilevel"/>
    <w:tmpl w:val="CFFC9390"/>
    <w:lvl w:ilvl="0" w:tplc="BA40B002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7"/>
  </w:num>
  <w:num w:numId="4">
    <w:abstractNumId w:val="1"/>
  </w:num>
  <w:num w:numId="5">
    <w:abstractNumId w:val="5"/>
  </w:num>
  <w:num w:numId="6">
    <w:abstractNumId w:val="9"/>
  </w:num>
  <w:num w:numId="7">
    <w:abstractNumId w:val="2"/>
  </w:num>
  <w:num w:numId="8">
    <w:abstractNumId w:val="0"/>
  </w:num>
  <w:num w:numId="9">
    <w:abstractNumId w:val="6"/>
  </w:num>
  <w:num w:numId="10">
    <w:abstractNumId w:val="4"/>
  </w:num>
  <w:num w:numId="11">
    <w:abstractNumId w:val="11"/>
  </w:num>
  <w:num w:numId="12">
    <w:abstractNumId w:val="3"/>
  </w:num>
  <w:num w:numId="13">
    <w:abstractNumId w:val="8"/>
  </w:num>
  <w:num w:numId="14">
    <w:abstractNumId w:val="8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ymée Bonvarlet">
    <w15:presenceInfo w15:providerId="Windows Live" w15:userId="1beef6f414698c8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2DF"/>
    <w:rsid w:val="00015EF0"/>
    <w:rsid w:val="000627EA"/>
    <w:rsid w:val="00187BA1"/>
    <w:rsid w:val="00245D47"/>
    <w:rsid w:val="00263784"/>
    <w:rsid w:val="00271462"/>
    <w:rsid w:val="00301E69"/>
    <w:rsid w:val="00331160"/>
    <w:rsid w:val="003D7AD9"/>
    <w:rsid w:val="00441D9F"/>
    <w:rsid w:val="004444ED"/>
    <w:rsid w:val="004A15B7"/>
    <w:rsid w:val="006A7A04"/>
    <w:rsid w:val="006F7BEF"/>
    <w:rsid w:val="008512DF"/>
    <w:rsid w:val="008714A2"/>
    <w:rsid w:val="008D02AE"/>
    <w:rsid w:val="00B51C25"/>
    <w:rsid w:val="00BD551F"/>
    <w:rsid w:val="00D46B1C"/>
    <w:rsid w:val="00DC02F9"/>
    <w:rsid w:val="00EB1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A5D95"/>
  <w15:chartTrackingRefBased/>
  <w15:docId w15:val="{44FF8950-79CA-452A-91DA-C98F9BFE6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5EF0"/>
    <w:pPr>
      <w:jc w:val="both"/>
      <w:pPrChange w:id="0" w:author="Aymée Bonvarlet" w:date="2021-10-28T10:31:00Z">
        <w:pPr>
          <w:spacing w:after="160" w:line="259" w:lineRule="auto"/>
        </w:pPr>
      </w:pPrChange>
    </w:pPr>
    <w:rPr>
      <w:rPrChange w:id="0" w:author="Aymée Bonvarlet" w:date="2021-10-28T10:31:00Z">
        <w:rPr>
          <w:rFonts w:asciiTheme="minorHAnsi" w:eastAsiaTheme="minorHAnsi" w:hAnsiTheme="minorHAnsi" w:cstheme="minorBidi"/>
          <w:sz w:val="22"/>
          <w:szCs w:val="22"/>
          <w:lang w:val="fr-FR" w:eastAsia="en-US" w:bidi="ar-SA"/>
        </w:rPr>
      </w:rPrChange>
    </w:rPr>
  </w:style>
  <w:style w:type="paragraph" w:styleId="Titre1">
    <w:name w:val="heading 1"/>
    <w:basedOn w:val="Normal"/>
    <w:next w:val="Normal"/>
    <w:link w:val="Titre1Car"/>
    <w:uiPriority w:val="9"/>
    <w:qFormat/>
    <w:rsid w:val="00DC02F9"/>
    <w:pPr>
      <w:keepNext/>
      <w:keepLines/>
      <w:numPr>
        <w:numId w:val="13"/>
      </w:numPr>
      <w:spacing w:before="240" w:after="0"/>
      <w:jc w:val="left"/>
      <w:outlineLvl w:val="0"/>
      <w:pPrChange w:id="1" w:author="Aymée Bonvarlet" w:date="2021-10-28T12:11:00Z">
        <w:pPr>
          <w:keepNext/>
          <w:keepLines/>
          <w:spacing w:before="240" w:line="259" w:lineRule="auto"/>
          <w:jc w:val="both"/>
          <w:outlineLvl w:val="0"/>
        </w:pPr>
      </w:pPrChange>
    </w:pPr>
    <w:rPr>
      <w:rFonts w:asciiTheme="majorHAnsi" w:eastAsiaTheme="majorEastAsia" w:hAnsiTheme="majorHAnsi" w:cstheme="majorBidi"/>
      <w:b/>
      <w:color w:val="7F7F7F" w:themeColor="text1" w:themeTint="80"/>
      <w:sz w:val="32"/>
      <w:szCs w:val="32"/>
      <w:u w:val="single"/>
      <w:rPrChange w:id="1" w:author="Aymée Bonvarlet" w:date="2021-10-28T12:11:00Z">
        <w:rPr>
          <w:rFonts w:asciiTheme="majorHAnsi" w:eastAsiaTheme="majorEastAsia" w:hAnsiTheme="majorHAnsi" w:cstheme="majorBidi"/>
          <w:color w:val="000000" w:themeColor="text1"/>
          <w:sz w:val="32"/>
          <w:szCs w:val="32"/>
          <w:lang w:val="fr-FR" w:eastAsia="en-US" w:bidi="ar-SA"/>
        </w:rPr>
      </w:rPrChange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C02F9"/>
    <w:pPr>
      <w:keepNext/>
      <w:keepLines/>
      <w:numPr>
        <w:numId w:val="12"/>
      </w:numPr>
      <w:spacing w:before="40" w:after="0"/>
      <w:outlineLvl w:val="1"/>
      <w:pPrChange w:id="2" w:author="Aymée Bonvarlet" w:date="2021-10-28T12:12:00Z">
        <w:pPr>
          <w:keepNext/>
          <w:keepLines/>
          <w:spacing w:before="40" w:line="259" w:lineRule="auto"/>
          <w:outlineLvl w:val="1"/>
        </w:pPr>
      </w:pPrChange>
    </w:pPr>
    <w:rPr>
      <w:rFonts w:asciiTheme="majorHAnsi" w:eastAsiaTheme="majorEastAsia" w:hAnsiTheme="majorHAnsi" w:cstheme="majorBidi"/>
      <w:b/>
      <w:color w:val="000000" w:themeColor="text1"/>
      <w:sz w:val="24"/>
      <w:szCs w:val="26"/>
      <w:rPrChange w:id="2" w:author="Aymée Bonvarlet" w:date="2021-10-28T12:12:00Z">
        <w:rPr>
          <w:rFonts w:asciiTheme="majorHAnsi" w:eastAsiaTheme="majorEastAsia" w:hAnsiTheme="majorHAnsi" w:cstheme="majorBidi"/>
          <w:color w:val="767171" w:themeColor="background2" w:themeShade="80"/>
          <w:sz w:val="26"/>
          <w:szCs w:val="26"/>
          <w:lang w:val="fr-FR" w:eastAsia="en-US" w:bidi="ar-SA"/>
        </w:rPr>
      </w:rPrChange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C02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aliases w:val="Titre première page"/>
    <w:basedOn w:val="Normal"/>
    <w:next w:val="Normal"/>
    <w:link w:val="TitreCar"/>
    <w:uiPriority w:val="10"/>
    <w:qFormat/>
    <w:rsid w:val="008512DF"/>
    <w:pPr>
      <w:spacing w:after="0" w:line="360" w:lineRule="auto"/>
      <w:contextualSpacing/>
      <w:jc w:val="center"/>
      <w:pPrChange w:id="3" w:author="Aymée Bonvarlet" w:date="2021-10-28T10:23:00Z">
        <w:pPr>
          <w:contextualSpacing/>
        </w:pPr>
      </w:pPrChange>
    </w:pPr>
    <w:rPr>
      <w:rFonts w:asciiTheme="majorHAnsi" w:eastAsiaTheme="majorEastAsia" w:hAnsiTheme="majorHAnsi" w:cstheme="majorBidi"/>
      <w:b/>
      <w:color w:val="767171" w:themeColor="background2" w:themeShade="80"/>
      <w:spacing w:val="-10"/>
      <w:kern w:val="28"/>
      <w:sz w:val="56"/>
      <w:szCs w:val="56"/>
      <w:rPrChange w:id="3" w:author="Aymée Bonvarlet" w:date="2021-10-28T10:23:00Z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fr-FR" w:eastAsia="en-US" w:bidi="ar-SA"/>
        </w:rPr>
      </w:rPrChange>
    </w:rPr>
  </w:style>
  <w:style w:type="character" w:customStyle="1" w:styleId="TitreCar">
    <w:name w:val="Titre Car"/>
    <w:aliases w:val="Titre première page Car"/>
    <w:basedOn w:val="Policepardfaut"/>
    <w:link w:val="Titre"/>
    <w:uiPriority w:val="10"/>
    <w:rsid w:val="008512DF"/>
    <w:rPr>
      <w:rFonts w:asciiTheme="majorHAnsi" w:eastAsiaTheme="majorEastAsia" w:hAnsiTheme="majorHAnsi" w:cstheme="majorBidi"/>
      <w:b/>
      <w:color w:val="767171" w:themeColor="background2" w:themeShade="80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8512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512DF"/>
  </w:style>
  <w:style w:type="paragraph" w:styleId="Pieddepage">
    <w:name w:val="footer"/>
    <w:basedOn w:val="Normal"/>
    <w:link w:val="PieddepageCar"/>
    <w:uiPriority w:val="99"/>
    <w:unhideWhenUsed/>
    <w:rsid w:val="008512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512DF"/>
  </w:style>
  <w:style w:type="character" w:customStyle="1" w:styleId="Titre1Car">
    <w:name w:val="Titre 1 Car"/>
    <w:basedOn w:val="Policepardfaut"/>
    <w:link w:val="Titre1"/>
    <w:uiPriority w:val="9"/>
    <w:rsid w:val="00DC02F9"/>
    <w:rPr>
      <w:rFonts w:asciiTheme="majorHAnsi" w:eastAsiaTheme="majorEastAsia" w:hAnsiTheme="majorHAnsi" w:cstheme="majorBidi"/>
      <w:b/>
      <w:color w:val="7F7F7F" w:themeColor="text1" w:themeTint="80"/>
      <w:sz w:val="32"/>
      <w:szCs w:val="32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512DF"/>
    <w:pPr>
      <w:outlineLvl w:val="9"/>
    </w:pPr>
    <w:rPr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DC02F9"/>
    <w:rPr>
      <w:rFonts w:asciiTheme="majorHAnsi" w:eastAsiaTheme="majorEastAsia" w:hAnsiTheme="majorHAnsi" w:cstheme="majorBidi"/>
      <w:b/>
      <w:color w:val="000000" w:themeColor="text1"/>
      <w:sz w:val="24"/>
      <w:szCs w:val="26"/>
    </w:rPr>
  </w:style>
  <w:style w:type="paragraph" w:styleId="Paragraphedeliste">
    <w:name w:val="List Paragraph"/>
    <w:basedOn w:val="Normal"/>
    <w:uiPriority w:val="34"/>
    <w:qFormat/>
    <w:rsid w:val="00BD551F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DC02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8D5105-3691-4FA2-8F70-13995ED3A9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3</Pages>
  <Words>235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Aymée Bonvarlet</dc:creator>
  <cp:keywords/>
  <dc:description/>
  <cp:lastModifiedBy>Aymée Bonvarlet</cp:lastModifiedBy>
  <cp:revision>14</cp:revision>
  <dcterms:created xsi:type="dcterms:W3CDTF">2021-10-28T07:51:00Z</dcterms:created>
  <dcterms:modified xsi:type="dcterms:W3CDTF">2021-10-28T10:19:00Z</dcterms:modified>
</cp:coreProperties>
</file>